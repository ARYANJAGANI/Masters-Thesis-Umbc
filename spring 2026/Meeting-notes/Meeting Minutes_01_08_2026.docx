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lnb7ub28mwyz" w:id="0"/>
      <w:bookmarkEnd w:id="0"/>
      <w:r w:rsidDel="00000000" w:rsidR="00000000" w:rsidRPr="00000000">
        <w:rPr>
          <w:rtl w:val="0"/>
        </w:rPr>
        <w:t xml:space="preserve">Meeting Minutes &amp; Action Items: January 7, 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color w:val="000000"/>
        </w:rPr>
      </w:pPr>
      <w:bookmarkStart w:colFirst="0" w:colLast="0" w:name="_heading=h.xk6wezwni58o" w:id="1"/>
      <w:bookmarkEnd w:id="1"/>
      <w:r w:rsidDel="00000000" w:rsidR="00000000" w:rsidRPr="00000000">
        <w:rPr>
          <w:rtl w:val="0"/>
        </w:rPr>
        <w:t xml:space="preserve">Administrative / Program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final M.S. defense deadline and committee formation deadline ASAP- </w:t>
      </w:r>
      <w:r w:rsidDel="00000000" w:rsidR="00000000" w:rsidRPr="00000000">
        <w:rPr>
          <w:rtl w:val="0"/>
        </w:rPr>
        <w:t xml:space="preserve">May 1, 2026</w:t>
      </w:r>
      <w:r w:rsidDel="00000000" w:rsidR="00000000" w:rsidRPr="00000000">
        <w:rPr>
          <w:rtl w:val="0"/>
        </w:rPr>
        <w:t xml:space="preserve">(https://gradschool.umbc.edu/dissertations/)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623886232"/>
          <w:tag w:val="goog_rdk_0"/>
        </w:sdtPr>
        <w:sdtContent>
          <w:commentRangeStart w:id="0"/>
        </w:sdtContent>
      </w:sdt>
      <w:sdt>
        <w:sdtPr>
          <w:id w:val="-837686111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Verify committee formation process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Thinking of : Dr. Yang and Dr. Pan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required number of committee members for the defense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176159408"/>
          <w:tag w:val="goog_rdk_2"/>
        </w:sdtPr>
        <w:sdtContent>
          <w:commentRangeStart w:id="2"/>
        </w:sdtContent>
      </w:sdt>
      <w:sdt>
        <w:sdtPr>
          <w:id w:val="-1350623672"/>
          <w:tag w:val="goog_rdk_3"/>
        </w:sdtPr>
        <w:sdtContent>
          <w:commentRangeStart w:id="3"/>
        </w:sdtContent>
      </w:sdt>
      <w:sdt>
        <w:sdtPr>
          <w:id w:val="521932861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Prepare the required ~2-page abstract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Finalize and submit the abstract once requirements are confirmed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sdt>
        <w:sdtPr>
          <w:id w:val="1433216061"/>
          <w:tag w:val="goog_rdk_6"/>
        </w:sdtPr>
        <w:sdtContent>
          <w:ins w:author="Karen Chen" w:id="0" w:date="2026-01-08T15:30:54Z">
            <w:r w:rsidDel="00000000" w:rsidR="00000000" w:rsidRPr="00000000">
              <w:rPr>
                <w:rtl w:val="0"/>
              </w:rPr>
              <w:t xml:space="preserve">Once abstract is reviewed, send out invites and if yes, find feasible dates that works for all </w:t>
            </w:r>
          </w:ins>
          <w:sdt>
            <w:sdtPr>
              <w:id w:val="-906233033"/>
              <w:tag w:val="goog_rdk_7"/>
            </w:sdtPr>
            <w:sdtContent>
              <w:ins w:author="Karen Chen" w:id="0" w:date="2026-01-08T15:30:54Z">
                <w:r w:rsidDel="00000000" w:rsidR="00000000" w:rsidRPr="00000000">
                  <w:rPr>
                    <w:rtl w:val="0"/>
                    <w:rPrChange w:author="Karen Chen" w:id="1" w:date="2026-01-08T15:30:54Z">
                      <w:rPr/>
                    </w:rPrChange>
                  </w:rPr>
                  <w:t xml:space="preserve">committee</w:t>
                </w:r>
              </w:ins>
            </w:sdtContent>
          </w:sdt>
          <w:ins w:author="Karen Chen" w:id="0" w:date="2026-01-08T15:30:54Z">
            <w:r w:rsidDel="00000000" w:rsidR="00000000" w:rsidRPr="00000000">
              <w:rPr>
                <w:rtl w:val="0"/>
              </w:rPr>
              <w:t xml:space="preserve"> members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color w:val="000000"/>
        </w:rPr>
      </w:pPr>
      <w:bookmarkStart w:colFirst="0" w:colLast="0" w:name="_heading=h.8mm80ou6tqio" w:id="2"/>
      <w:bookmarkEnd w:id="2"/>
      <w:r w:rsidDel="00000000" w:rsidR="00000000" w:rsidRPr="00000000">
        <w:rPr>
          <w:color w:val="000000"/>
          <w:rtl w:val="0"/>
        </w:rPr>
        <w:t xml:space="preserve">Thesis Manuscript Outline (Draft)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Thesis problem statement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Core contributions (</w:t>
      </w:r>
      <w:r w:rsidDel="00000000" w:rsidR="00000000" w:rsidRPr="00000000">
        <w:rPr>
          <w:rtl w:val="0"/>
        </w:rPr>
        <w:t xml:space="preserve">focus on question generation,llm for evaluation)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Identified gaps in existing educational and llm-based approaches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this work addresses those gaps</w:t>
      </w:r>
    </w:p>
    <w:p w:rsidR="00000000" w:rsidDel="00000000" w:rsidP="00000000" w:rsidRDefault="00000000" w:rsidRPr="00000000" w14:paraId="0000001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Educational foundations: dialogic reading (</w:t>
      </w:r>
      <w:sdt>
        <w:sdtPr>
          <w:id w:val="998013099"/>
          <w:tag w:val="goog_rdk_8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like StoryPal)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LLM-based question generation (education-focused)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LLM-Based Evaluation and Judgment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Question Generation in Education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Role of llm in question generation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Summary of Research Gaps</w:t>
      </w:r>
    </w:p>
    <w:p w:rsidR="00000000" w:rsidDel="00000000" w:rsidP="00000000" w:rsidRDefault="00000000" w:rsidRPr="00000000" w14:paraId="0000001B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429781652"/>
          <w:tag w:val="goog_rdk_9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Methodology(methods use 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Rule="auto"/>
        <w:ind w:left="1440" w:hanging="360"/>
      </w:pPr>
      <w:sdt>
        <w:sdtPr>
          <w:id w:val="929106159"/>
          <w:tag w:val="goog_rdk_10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Research Design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(nature of study,research questions,experimental condition(defines what is being compared),variable and unit of analysis,evaluation strategy overview,etc)</w:t>
      </w:r>
    </w:p>
    <w:p w:rsidR="00000000" w:rsidDel="00000000" w:rsidP="00000000" w:rsidRDefault="00000000" w:rsidRPr="00000000" w14:paraId="0000001E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Data Sources and Materials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Question Generation Pipeline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Evaluation Framework and Rubrics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Human Evaluation Procedure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LLM-Based Evaluation Procedure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Experimental Setup</w:t>
      </w:r>
    </w:p>
    <w:p w:rsidR="00000000" w:rsidDel="00000000" w:rsidP="00000000" w:rsidRDefault="00000000" w:rsidRPr="00000000" w14:paraId="0000002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Question Generation Results (which llm generates good question,</w:t>
      </w:r>
      <w:sdt>
        <w:sdtPr>
          <w:id w:val="-794294872"/>
          <w:tag w:val="goog_rdk_11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zero vs few shot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Comparative Analysis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Discussion &amp; Conclusion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 Interpretation of Findings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Educational Implications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Addressing Identified Research Gaps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Extended Analysis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Cross-Rubric Pattern Analysis-</w:t>
      </w:r>
      <w:r w:rsidDel="00000000" w:rsidR="00000000" w:rsidRPr="00000000">
        <w:rPr>
          <w:rtl w:val="0"/>
        </w:rPr>
        <w:t xml:space="preserve">Analyze relationships across evaluation dimensions.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Human vs LLM Judgment Behavior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 and Failure Case Analysis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color w:val="000000"/>
        </w:rPr>
      </w:pPr>
      <w:bookmarkStart w:colFirst="0" w:colLast="0" w:name="_heading=h.ftuf22cgnggq" w:id="3"/>
      <w:bookmarkEnd w:id="3"/>
      <w:r w:rsidDel="00000000" w:rsidR="00000000" w:rsidRPr="00000000">
        <w:rPr>
          <w:color w:val="000000"/>
          <w:rtl w:val="0"/>
        </w:rPr>
        <w:t xml:space="preserve">Literature Review Notes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Be prepared to answer committee questions on all literature review papers</w:t>
      </w:r>
    </w:p>
    <w:sdt>
      <w:sdtPr>
        <w:id w:val="986847501"/>
        <w:tag w:val="goog_rdk_13"/>
      </w:sdtPr>
      <w:sdtContent>
        <w:p w:rsidR="00000000" w:rsidDel="00000000" w:rsidP="00000000" w:rsidRDefault="00000000" w:rsidRPr="00000000" w14:paraId="00000034">
          <w:pPr>
            <w:numPr>
              <w:ilvl w:val="0"/>
              <w:numId w:val="3"/>
            </w:numPr>
            <w:spacing w:after="0" w:before="0" w:lineRule="auto"/>
            <w:ind w:left="720" w:hanging="360"/>
            <w:rPr>
              <w:ins w:author="Karen Chen" w:id="2" w:date="2026-01-08T15:37:30Z"/>
            </w:rPr>
          </w:pPr>
          <w:r w:rsidDel="00000000" w:rsidR="00000000" w:rsidRPr="00000000">
            <w:rPr>
              <w:rtl w:val="0"/>
            </w:rPr>
            <w:t xml:space="preserve">Explicitly map LLM question generation to the grade level and discipline</w:t>
          </w:r>
          <w:sdt>
            <w:sdtPr>
              <w:id w:val="1164161053"/>
              <w:tag w:val="goog_rdk_12"/>
            </w:sdtPr>
            <w:sdtContent>
              <w:ins w:author="Karen Chen" w:id="2" w:date="2026-01-08T15:37:3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id w:val="-1414715692"/>
        <w:tag w:val="goog_rdk_15"/>
      </w:sdtPr>
      <w:sdtContent>
        <w:p w:rsidR="00000000" w:rsidDel="00000000" w:rsidP="00000000" w:rsidRDefault="00000000" w:rsidRPr="00000000" w14:paraId="00000035">
          <w:pPr>
            <w:spacing w:after="0" w:before="0" w:lineRule="auto"/>
            <w:ind w:firstLine="720"/>
            <w:rPr>
              <w:ins w:author="Karen Chen" w:id="2" w:date="2026-01-08T15:37:30Z"/>
            </w:rPr>
          </w:pPr>
          <w:sdt>
            <w:sdtPr>
              <w:id w:val="-1851344592"/>
              <w:tag w:val="goog_rdk_14"/>
            </w:sdtPr>
            <w:sdtContent>
              <w:ins w:author="Karen Chen" w:id="2" w:date="2026-01-08T15:37:3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lock w:val="contentLocked"/>
        <w:id w:val="-1964763830"/>
        <w:tag w:val="goog_rdk_49"/>
      </w:sdtPr>
      <w:sdtContent>
        <w:tbl>
          <w:tblPr>
            <w:tblStyle w:val="Table1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sdt>
            <w:sdtPr>
              <w:id w:val="-1665982957"/>
              <w:tag w:val="goog_rdk_16"/>
            </w:sdtPr>
            <w:sdtContent>
              <w:tr>
                <w:trPr>
                  <w:cantSplit w:val="0"/>
                  <w:tblHeader w:val="0"/>
                  <w:ins w:author="Karen Chen" w:id="2" w:date="2026-01-08T15:37:30Z"/>
                </w:trPr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702539572"/>
                      <w:tag w:val="goog_rdk_19"/>
                    </w:sdtPr>
                    <w:sdtContent>
                      <w:p w:rsidR="00000000" w:rsidDel="00000000" w:rsidP="00000000" w:rsidRDefault="00000000" w:rsidRPr="00000000" w14:paraId="0000003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121513895"/>
                            <w:tag w:val="goog_rdk_17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-50481467"/>
                                <w:tag w:val="goog_rdk_18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Paper citation</w:t>
                                  </w:r>
                                </w:ins>
                              </w:sdtContent>
                            </w:sdt>
                            <w:ins w:author="Karen Chen" w:id="2" w:date="2026-01-08T15:37:30Z"/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804883191"/>
                      <w:tag w:val="goog_rdk_24"/>
                    </w:sdtPr>
                    <w:sdtContent>
                      <w:p w:rsidR="00000000" w:rsidDel="00000000" w:rsidP="00000000" w:rsidRDefault="00000000" w:rsidRPr="00000000" w14:paraId="0000003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1436877688"/>
                            <w:tag w:val="goog_rdk_20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1176737849"/>
                                <w:tag w:val="goog_rdk_21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How LLM is used (question generation/</w:t>
                                  </w:r>
                                </w:ins>
                              </w:sdtContent>
                            </w:sdt>
                            <w:ins w:author="Karen Chen" w:id="2" w:date="2026-01-08T15:37:30Z">
                              <w:sdt>
                                <w:sdtPr>
                                  <w:id w:val="-317286996"/>
                                  <w:tag w:val="goog_rdk_22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evaluation</w:t>
                                  </w:r>
                                </w:sdtContent>
                              </w:sdt>
                              <w:sdt>
                                <w:sdtPr>
                                  <w:id w:val="-1774865908"/>
                                  <w:tag w:val="goog_rdk_23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), also briefly describe </w:t>
                                  </w:r>
                                </w:sdtContent>
                              </w:sdt>
                            </w:ins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889286030"/>
                      <w:tag w:val="goog_rdk_28"/>
                    </w:sdtPr>
                    <w:sdtContent>
                      <w:p w:rsidR="00000000" w:rsidDel="00000000" w:rsidP="00000000" w:rsidRDefault="00000000" w:rsidRPr="00000000" w14:paraId="0000003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1409381353"/>
                            <w:tag w:val="goog_rdk_25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-387882343"/>
                                <w:tag w:val="goog_rdk_26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discipline</w:t>
                                  </w:r>
                                </w:ins>
                              </w:sdtContent>
                            </w:sdt>
                            <w:ins w:author="Karen Chen" w:id="2" w:date="2026-01-08T15:37:30Z">
                              <w:sdt>
                                <w:sdtPr>
                                  <w:id w:val="-712962361"/>
                                  <w:tag w:val="goog_rdk_27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/domain  (e.g. math, reading, science)</w:t>
                                  </w:r>
                                </w:sdtContent>
                              </w:sdt>
                            </w:ins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2110648309"/>
                      <w:tag w:val="goog_rdk_35"/>
                    </w:sdtPr>
                    <w:sdtContent>
                      <w:p w:rsidR="00000000" w:rsidDel="00000000" w:rsidP="00000000" w:rsidRDefault="00000000" w:rsidRPr="00000000" w14:paraId="0000003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377499394"/>
                            <w:tag w:val="goog_rdk_29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1813573374"/>
                                <w:tag w:val="goog_rdk_30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Target student populaion (early childhood, </w:t>
                                  </w:r>
                                </w:ins>
                              </w:sdtContent>
                            </w:sdt>
                            <w:ins w:author="Karen Chen" w:id="2" w:date="2026-01-08T15:37:30Z">
                              <w:sdt>
                                <w:sdtPr>
                                  <w:id w:val="-551335057"/>
                                  <w:tag w:val="goog_rdk_31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elementary</w:t>
                                  </w:r>
                                </w:sdtContent>
                              </w:sdt>
                              <w:sdt>
                                <w:sdtPr>
                                  <w:id w:val="-193735911"/>
                                  <w:tag w:val="goog_rdk_32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, secondary (middle/high), post secondary (college or beyond), </w:t>
                                  </w:r>
                                </w:sdtContent>
                              </w:sdt>
                              <w:sdt>
                                <w:sdtPr>
                                  <w:id w:val="-1681782347"/>
                                  <w:tag w:val="goog_rdk_33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informal</w:t>
                                  </w:r>
                                </w:sdtContent>
                              </w:sdt>
                              <w:sdt>
                                <w:sdtPr>
                                  <w:id w:val="133144098"/>
                                  <w:tag w:val="goog_rdk_34"/>
                                </w:sdtPr>
                                <w:sdtContent>
                                  <w:r w:rsidDel="00000000" w:rsidR="00000000" w:rsidRPr="00000000">
                                    <w:rPr>
                                      <w:rtl w:val="0"/>
                                      <w:rPrChange w:author="Karen Chen" w:id="3" w:date="2026-01-08T15:37:30Z">
                                        <w:rPr/>
                                      </w:rPrChange>
                                    </w:rPr>
                                    <w:t xml:space="preserve"> learning </w:t>
                                  </w:r>
                                </w:sdtContent>
                              </w:sdt>
                            </w:ins>
                          </w:sdtContent>
                        </w:sdt>
                      </w:p>
                    </w:sdtContent>
                  </w:sdt>
                </w:tc>
              </w:tr>
            </w:sdtContent>
          </w:sdt>
          <w:sdt>
            <w:sdtPr>
              <w:id w:val="-1014240889"/>
              <w:tag w:val="goog_rdk_36"/>
            </w:sdtPr>
            <w:sdtContent>
              <w:tr>
                <w:trPr>
                  <w:cantSplit w:val="0"/>
                  <w:tblHeader w:val="0"/>
                  <w:ins w:author="Karen Chen" w:id="2" w:date="2026-01-08T15:37:30Z"/>
                </w:trPr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1349512490"/>
                      <w:tag w:val="goog_rdk_39"/>
                    </w:sdtPr>
                    <w:sdtContent>
                      <w:p w:rsidR="00000000" w:rsidDel="00000000" w:rsidP="00000000" w:rsidRDefault="00000000" w:rsidRPr="00000000" w14:paraId="0000003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-219727221"/>
                            <w:tag w:val="goog_rdk_37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1271106852"/>
                                <w:tag w:val="goog_rdk_38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</w:rPr>
                                  </w:r>
                                </w:ins>
                              </w:sdtContent>
                            </w:sdt>
                            <w:ins w:author="Karen Chen" w:id="2" w:date="2026-01-08T15:37:30Z"/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1428536243"/>
                      <w:tag w:val="goog_rdk_42"/>
                    </w:sdtPr>
                    <w:sdtContent>
                      <w:p w:rsidR="00000000" w:rsidDel="00000000" w:rsidP="00000000" w:rsidRDefault="00000000" w:rsidRPr="00000000" w14:paraId="0000003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111000658"/>
                            <w:tag w:val="goog_rdk_40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1639653384"/>
                                <w:tag w:val="goog_rdk_41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</w:rPr>
                                  </w:r>
                                </w:ins>
                              </w:sdtContent>
                            </w:sdt>
                            <w:ins w:author="Karen Chen" w:id="2" w:date="2026-01-08T15:37:30Z"/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539984840"/>
                      <w:tag w:val="goog_rdk_45"/>
                    </w:sdtPr>
                    <w:sdtContent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-277121957"/>
                            <w:tag w:val="goog_rdk_43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337775686"/>
                                <w:tag w:val="goog_rdk_44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</w:rPr>
                                  </w:r>
                                </w:ins>
                              </w:sdtContent>
                            </w:sdt>
                            <w:ins w:author="Karen Chen" w:id="2" w:date="2026-01-08T15:37:30Z"/>
                          </w:sdtContent>
                        </w:sdt>
                      </w:p>
                    </w:sdtContent>
                  </w:sdt>
                </w:tc>
                <w:tc>
                  <w:tcPr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sdt>
                    <w:sdtPr>
                      <w:id w:val="-594742273"/>
                      <w:tag w:val="goog_rdk_48"/>
                    </w:sdtPr>
                    <w:sdtContent>
                      <w:p w:rsidR="00000000" w:rsidDel="00000000" w:rsidP="00000000" w:rsidRDefault="00000000" w:rsidRPr="00000000" w14:paraId="0000003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ins w:author="Karen Chen" w:id="2" w:date="2026-01-08T15:37:30Z"/>
                            <w:rPrChange w:author="Karen Chen" w:id="3" w:date="2026-01-08T15:37:30Z">
                              <w:rPr/>
                            </w:rPrChange>
                          </w:rPr>
                        </w:pPr>
                        <w:sdt>
                          <w:sdtPr>
                            <w:id w:val="-1118629931"/>
                            <w:tag w:val="goog_rdk_46"/>
                          </w:sdtPr>
                          <w:sdtContent>
                            <w:ins w:author="Karen Chen" w:id="2" w:date="2026-01-08T15:37:30Z"/>
                            <w:sdt>
                              <w:sdtPr>
                                <w:id w:val="605197159"/>
                                <w:tag w:val="goog_rdk_47"/>
                              </w:sdtPr>
                              <w:sdtContent>
                                <w:ins w:author="Karen Chen" w:id="2" w:date="2026-01-08T15:37:30Z">
                                  <w:r w:rsidDel="00000000" w:rsidR="00000000" w:rsidRPr="00000000">
                                    <w:rPr>
                                      <w:rtl w:val="0"/>
                                    </w:rPr>
                                  </w:r>
                                </w:ins>
                              </w:sdtContent>
                            </w:sdt>
                            <w:ins w:author="Karen Chen" w:id="2" w:date="2026-01-08T15:37:30Z"/>
                          </w:sdtContent>
                        </w:sdt>
                      </w:p>
                    </w:sdtContent>
                  </w:sdt>
                </w:tc>
              </w:tr>
            </w:sdtContent>
          </w:sdt>
        </w:tbl>
      </w:sdtContent>
    </w:sdt>
    <w:sdt>
      <w:sdtPr>
        <w:id w:val="-1059246610"/>
        <w:tag w:val="goog_rdk_50"/>
      </w:sdtPr>
      <w:sdtContent>
        <w:p w:rsidR="00000000" w:rsidDel="00000000" w:rsidP="00000000" w:rsidRDefault="00000000" w:rsidRPr="00000000" w14:paraId="0000003E">
          <w:pPr>
            <w:spacing w:after="0" w:before="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Karen Chen" w:id="3" w:date="2026-01-08T15:37:30Z">
                <w:rPr/>
              </w:rPrChange>
            </w:rPr>
            <w:pPrChange w:author="Karen Chen" w:id="0" w:date="2026-01-08T15:37:30Z">
              <w:pPr>
                <w:numPr>
                  <w:ilvl w:val="0"/>
                  <w:numId w:val="3"/>
                </w:numPr>
                <w:spacing w:after="0" w:before="0" w:lineRule="auto"/>
                <w:ind w:left="720" w:hanging="360"/>
              </w:pPr>
            </w:pPrChange>
          </w:pP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Categorize LLM usage by task (generation, evaluation, judgment)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literature review focus: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LLM-as-a-Judge frameworks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color w:val="000000"/>
        </w:rPr>
      </w:pPr>
      <w:bookmarkStart w:colFirst="0" w:colLast="0" w:name="_heading=h.25hnnlbgaagb" w:id="4"/>
      <w:bookmarkEnd w:id="4"/>
      <w:r w:rsidDel="00000000" w:rsidR="00000000" w:rsidRPr="00000000">
        <w:rPr>
          <w:color w:val="000000"/>
          <w:rtl w:val="0"/>
        </w:rPr>
        <w:t xml:space="preserve">Deliverables for Next Week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Finalized thesis outline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Proposed project timeline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Find UMBC Graduate School thesis templates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Submit final versions of: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Rubrics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Prompts used for question generation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rPr>
          <w:color w:val="000000"/>
        </w:rPr>
      </w:pPr>
      <w:bookmarkStart w:colFirst="0" w:colLast="0" w:name="_heading=h.bd5zfo42jc1r" w:id="5"/>
      <w:bookmarkEnd w:id="5"/>
      <w:r w:rsidDel="00000000" w:rsidR="00000000" w:rsidRPr="00000000">
        <w:rPr>
          <w:color w:val="000000"/>
          <w:rtl w:val="0"/>
        </w:rPr>
        <w:t xml:space="preserve">Formatting Notes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sdt>
        <w:sdtPr>
          <w:id w:val="-1024088123"/>
          <w:tag w:val="goog_rdk_51"/>
        </w:sdtPr>
        <w:sdtContent>
          <w:commentRangeStart w:id="9"/>
        </w:sdtContent>
      </w:sdt>
      <w:sdt>
        <w:sdtPr>
          <w:id w:val="-524212936"/>
          <w:tag w:val="goog_rdk_52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Use single-spaced formatting 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Daily task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research papers and make a table in spreadsheet and write summary of paper by own without using any llms</w:t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Chen" w:id="0" w:date="2026-01-08T15:30:11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be on this committee, IS or outside IS, and number of committee members</w:t>
      </w:r>
    </w:p>
  </w:comment>
  <w:comment w:author="Aryan Jagani" w:id="1" w:date="2026-01-09T22:40:22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members required on the committee including the advisor 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can be formed by 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https://informationsystems.umbc.edu/home/graduate-programs/master-of-science-programs/master-of-science-in-information-systems/details/#:~:text=Students%20must%20also,or%20final%20defense. [detail #7]</w:t>
      </w:r>
    </w:p>
  </w:comment>
  <w:comment w:author="Aryan Jagani" w:id="8" w:date="2026-01-12T10:19:39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@lujiec@umbc.edu Can we do the comparison for this as well?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i am thinking to assign one unique id  each for all the questions in the dataset so later on we can compare evaluations easily</w:t>
      </w:r>
    </w:p>
  </w:comment>
  <w:comment w:author="Aryan Jagani" w:id="7" w:date="2026-01-12T10:12:05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like a blueprint of study</w:t>
      </w:r>
    </w:p>
  </w:comment>
  <w:comment w:author="Karen Chen" w:id="6" w:date="2026-01-08T15:45:00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outline, you can break into sections, for example, LLM for question generation, methods of evaluation (including the metrics you used)</w:t>
      </w:r>
    </w:p>
  </w:comment>
  <w:comment w:author="Karen Chen" w:id="5" w:date="2026-01-08T15:33:40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storypal's cited literature on dialogic reading</w:t>
      </w:r>
    </w:p>
  </w:comment>
  <w:comment w:author="Karen Chen" w:id="9" w:date="2026-01-08T15:43:3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draft in google doc first, but start to build bibtex in overleaf</w:t>
      </w:r>
    </w:p>
  </w:comment>
  <w:comment w:author="Aryan Jagani" w:id="10" w:date="2026-01-09T22:40:3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Noted, will follow. Thank you</w:t>
      </w:r>
    </w:p>
  </w:comment>
  <w:comment w:author="Aryan Jagani" w:id="2" w:date="2026-01-08T15:21:01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@lujiec@umbc.edu Just wanted to crosscheck if its 2 paragraph or 2 pages</w:t>
      </w:r>
    </w:p>
  </w:comment>
  <w:comment w:author="Karen Chen" w:id="3" w:date="2026-01-08T15:29:3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page single spaced, two page double spaced</w:t>
      </w:r>
    </w:p>
  </w:comment>
  <w:comment w:author="Aryan Jagani" w:id="4" w:date="2026-01-09T22:39:56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Noted, thank you.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0" w15:done="0"/>
  <w15:commentEx w15:paraId="00000054" w15:paraIdParent="00000050" w15:done="0"/>
  <w15:commentEx w15:paraId="00000057" w15:done="0"/>
  <w15:commentEx w15:paraId="00000058" w15:done="0"/>
  <w15:commentEx w15:paraId="00000059" w15:done="0"/>
  <w15:commentEx w15:paraId="0000005A" w15:done="0"/>
  <w15:commentEx w15:paraId="0000005B" w15:done="0"/>
  <w15:commentEx w15:paraId="0000005C" w15:paraIdParent="0000005B" w15:done="0"/>
  <w15:commentEx w15:paraId="0000005D" w15:done="0"/>
  <w15:commentEx w15:paraId="0000005E" w15:paraIdParent="0000005D" w15:done="0"/>
  <w15:commentEx w15:paraId="0000005F" w15:paraIdParent="0000005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40" w:before="240" w:line="276" w:lineRule="auto"/>
        <w:ind w:left="720"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Georgia" w:cs="Georgia" w:eastAsia="Georgia" w:hAnsi="Georg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116D24"/>
    <w:p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IpxWm15hvvV6c0O/vEEzY75JMw==">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2026-01-08T12:01:00Z</dcterms:created>
</cp:coreProperties>
</file>